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 разработку информационноаналитического приложения</w:t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bCs w:val="1"/>
          <w:color w:val="000000"/>
        </w:rPr>
      </w:pPr>
      <w:bookmarkStart w:colFirst="0" w:colLast="0" w:name="_heading=h.fxc6siiscfu7" w:id="0"/>
      <w:bookmarkEnd w:id="0"/>
      <w:sdt>
        <w:sdtPr>
          <w:id w:val="-649459220"/>
          <w:tag w:val="goog_rdk_0"/>
        </w:sdtPr>
        <w:sdtContent>
          <w:commentRangeStart w:id="0"/>
        </w:sdtContent>
      </w:sdt>
      <w:sdt>
        <w:sdtPr>
          <w:id w:val="656975772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color w:val="000000"/>
          <w:rtl w:val="0"/>
        </w:rPr>
        <w:t xml:space="preserve">«Анализ данных о клиентах банка»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7374068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xc6siiscfu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«Анализ данных о клиентах банка»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ed84w1pp74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Введение и основание для разработки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kt7bc31po4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Цель и задачи разработки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hpe8wnonz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Цель работы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15y9l72k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Задачи, решаемые в ходе разработки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705karsjl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Предметная область и исходные данные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dcf7m5oy9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Предметная область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hpl2i7vfr4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Источник данных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x7q8hq0pq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Описание атрибутов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m4gziakj5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Требования к функциональности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ese7vb5y1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Требования к интерфейсу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o88l4nvlyo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Требования к структуре базы данных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31ci62chtv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Требования к составу и видам отчетов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81qx7ks63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Требования к программной реализации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jqms7gth9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Требования к структуре приложения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i6uf1m52y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Требования к организации кода и запуску приложения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zb2fc5uj3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Требования к документации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h6iojdnj38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Руководство пользователя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9ilaq8p83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Руководство разработчика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oi7kcuj3z3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Оформление документации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fme7jjs65w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Критерии оценивания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jm7hehob8f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Порядок сдачи и приемки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nfb3z7oeb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Разработчики проекта: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ind w:left="420" w:hanging="360"/>
        <w:jc w:val="center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4ed84w1pp74r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Введение и основание для разработки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4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Настоящий документ представляет собой техническое задание на разработку информационноаналитического приложения «Анализ данных о клиентах банка» (далее — Приложение) в рамках самостоятельной работы по курсу «Проектный семинар «Python в науке о данных». Приложение предназначено для анализа данных о клиентах банка и результатах маркетинговых кампаний по продвижению срочных депозитов.</w:t>
      </w:r>
    </w:p>
    <w:p w:rsidR="00000000" w:rsidDel="00000000" w:rsidP="00000000" w:rsidRDefault="00000000" w:rsidRPr="00000000" w14:paraId="0000002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1"/>
        </w:numPr>
        <w:ind w:left="420" w:hanging="360"/>
        <w:jc w:val="center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vkt7bc31po48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Цель и задачи разработки</w:t>
      </w:r>
    </w:p>
    <w:p w:rsidR="00000000" w:rsidDel="00000000" w:rsidP="00000000" w:rsidRDefault="00000000" w:rsidRPr="00000000" w14:paraId="00000028">
      <w:pPr>
        <w:ind w:left="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7yhpe8wnonzi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2.1. Цель работы</w:t>
      </w:r>
    </w:p>
    <w:p w:rsidR="00000000" w:rsidDel="00000000" w:rsidP="00000000" w:rsidRDefault="00000000" w:rsidRPr="00000000" w14:paraId="0000002A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Продемонстрировать умение использовать язык Python 3.X, его стандартную библиотеку (кроме SQLite), а также библиотеки NumPy, Pandas и Matplotlib для создания специализированного информационноаналитического приложения с графическим интерфейсом.</w:t>
      </w:r>
    </w:p>
    <w:p w:rsidR="00000000" w:rsidDel="00000000" w:rsidP="00000000" w:rsidRDefault="00000000" w:rsidRPr="00000000" w14:paraId="0000002B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t15y9l72ko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2.2. Задачи, решаемые в ходе разработки</w:t>
      </w:r>
    </w:p>
    <w:p w:rsidR="00000000" w:rsidDel="00000000" w:rsidP="00000000" w:rsidRDefault="00000000" w:rsidRPr="00000000" w14:paraId="0000002C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ходе разработки необходимо решить следующие задачи: создание графического интерфейса пользователя на базе Tkinter; реализация загрузки, обработки и хранения данных с использованием библиотеки Pandas; обеспечение полного цикла работы со справочниками, включая просмотр, добавление, удаление, редактирование, а также сохранение и загрузку в двоичном формате; реализация построения текстовых и графических аналитических отчетов с использованием Matplotlib; подготовка комплекта документации, состоящего из «Руководства пользователя» и «Руководства разработчика».</w:t>
      </w:r>
    </w:p>
    <w:p w:rsidR="00000000" w:rsidDel="00000000" w:rsidP="00000000" w:rsidRDefault="00000000" w:rsidRPr="00000000" w14:paraId="0000002D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center"/>
        <w:rPr>
          <w:color w:val="000000"/>
        </w:rPr>
      </w:pPr>
      <w:bookmarkStart w:colFirst="0" w:colLast="0" w:name="_heading=h.oh705karsjl0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3.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Предметная область и исходные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v4dcf7m5oy9n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3.1. Предметная область</w:t>
      </w:r>
    </w:p>
    <w:p w:rsidR="00000000" w:rsidDel="00000000" w:rsidP="00000000" w:rsidRDefault="00000000" w:rsidRPr="00000000" w14:paraId="00000031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Предметной областью является маркетинговая деятельность банка, а именно анализ клиентской базы для повышения эффективности телемаркетинговых кампаний по продвижению срочных депозитов.</w:t>
      </w:r>
    </w:p>
    <w:p w:rsidR="00000000" w:rsidDel="00000000" w:rsidP="00000000" w:rsidRDefault="00000000" w:rsidRPr="00000000" w14:paraId="00000032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dhpl2i7vfr4h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3.2. Источник данных</w:t>
      </w:r>
    </w:p>
    <w:p w:rsidR="00000000" w:rsidDel="00000000" w:rsidP="00000000" w:rsidRDefault="00000000" w:rsidRPr="00000000" w14:paraId="00000033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качестве источника данных используется Bank Marketing Dataset из репозитория UCI Machine Learning Repository. Применяется файл `bankfull.csv`, содержащий 45211 записей, 16 входных и один выходной атрибут. Целевой переменной является показатель `y`, отражающий факт подписки клиента на срочный депозит. Пропущенные значения в данных отсутствуют.</w:t>
      </w:r>
    </w:p>
    <w:p w:rsidR="00000000" w:rsidDel="00000000" w:rsidP="00000000" w:rsidRDefault="00000000" w:rsidRPr="00000000" w14:paraId="00000034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4dx7q8hq0pqq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3.3. Описание атрибутов</w:t>
      </w:r>
    </w:p>
    <w:p w:rsidR="00000000" w:rsidDel="00000000" w:rsidP="00000000" w:rsidRDefault="00000000" w:rsidRPr="00000000" w14:paraId="00000035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Набор данных включает следующие атрибуты. Возраст клиента представлен числовым показателем. Профессия является категориальным признаком и может принимать значения: администратор, безработный, управленец, домработница, предприниматель, студент, рабочий, самозанятый, пенсионер, техник, сфера услуг, а также неизвестно. Семейное положение включает категории: женат/замужем, разведен (включая вдовых), холост/не замужем. Образование подразделяется на начальное, среднее, высшее и неизвестное.</w:t>
      </w:r>
    </w:p>
    <w:p w:rsidR="00000000" w:rsidDel="00000000" w:rsidP="00000000" w:rsidRDefault="00000000" w:rsidRPr="00000000" w14:paraId="00000036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Финансовые показатели включают наличие дефолта по кредиту, среднегодовой баланс в евро, наличие ипотечного кредита и наличие потребительского кредита - все эти показатели, кроме баланса, являются бинарными категориальными признаками.</w:t>
      </w:r>
    </w:p>
    <w:p w:rsidR="00000000" w:rsidDel="00000000" w:rsidP="00000000" w:rsidRDefault="00000000" w:rsidRPr="00000000" w14:paraId="00000037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Параметры последнего контакта включают тип связи (неизвестно, телефон, мобильный), день месяца, месяц, а также длительность разговора в секундах.</w:t>
      </w:r>
    </w:p>
    <w:p w:rsidR="00000000" w:rsidDel="00000000" w:rsidP="00000000" w:rsidRDefault="00000000" w:rsidRPr="00000000" w14:paraId="00000038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Показатели маркетинговой кампании включают количество контактов с клиентом в рамках текущей кампании, количество дней после предыдущего контакта (значение 1 означает отсутствие предыдущих контактов), количество контактов до текущей кампании и результат предыдущей кампании (неизвестно, другое, неудача, успех).</w:t>
      </w:r>
    </w:p>
    <w:p w:rsidR="00000000" w:rsidDel="00000000" w:rsidP="00000000" w:rsidRDefault="00000000" w:rsidRPr="00000000" w14:paraId="00000039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Целевой переменной является факт подписки клиента на срочный депозит, принимающий значения «да» или «нет».</w:t>
      </w:r>
    </w:p>
    <w:p w:rsidR="00000000" w:rsidDel="00000000" w:rsidP="00000000" w:rsidRDefault="00000000" w:rsidRPr="00000000" w14:paraId="000000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jc w:val="center"/>
        <w:rPr>
          <w:b w:val="1"/>
          <w:bCs w:val="1"/>
          <w:color w:val="000000"/>
        </w:rPr>
      </w:pPr>
      <w:bookmarkStart w:colFirst="0" w:colLast="0" w:name="_heading=h.brm4gziakj5y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4. Требования к функциональности приложения</w:t>
      </w:r>
    </w:p>
    <w:p w:rsidR="00000000" w:rsidDel="00000000" w:rsidP="00000000" w:rsidRDefault="00000000" w:rsidRPr="00000000" w14:paraId="0000003C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1vese7vb5y1t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4.1. Требования к интерфейсу</w:t>
      </w:r>
    </w:p>
    <w:p w:rsidR="00000000" w:rsidDel="00000000" w:rsidP="00000000" w:rsidRDefault="00000000" w:rsidRPr="00000000" w14:paraId="0000003E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Графический интерфейс приложения должен быть реализован на библиотеке </w:t>
      </w:r>
      <w:sdt>
        <w:sdtPr>
          <w:id w:val="180214533"/>
          <w:tag w:val="goog_rdk_2"/>
        </w:sdtPr>
        <w:sdtContent>
          <w:ins w:author="Олег Черноморец" w:id="0" w:date="2026-03-02T16:28:13Z"/>
          <w:sdt>
            <w:sdtPr>
              <w:id w:val="1224669581"/>
              <w:tag w:val="goog_rdk_3"/>
            </w:sdtPr>
            <w:sdtContent>
              <w:ins w:author="Олег Черноморец" w:id="0" w:date="2026-03-02T16:28:13Z"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4"/>
                    <w:szCs w:val="24"/>
                    <w:highlight w:val="white"/>
                    <w:rtl w:val="0"/>
                    <w:rPrChange w:author="Олег Черноморец" w:id="1" w:date="2026-03-02T16:28:13Z">
                      <w:rPr>
                        <w:sz w:val="20"/>
                        <w:szCs w:val="20"/>
                      </w:rPr>
                    </w:rPrChange>
                  </w:rPr>
                  <w:t xml:space="preserve">Streamlit</w:t>
                </w:r>
              </w:ins>
            </w:sdtContent>
          </w:sdt>
          <w:ins w:author="Олег Черноморец" w:id="0" w:date="2026-03-02T16:28:13Z"/>
        </w:sdtContent>
      </w:sdt>
      <w:sdt>
        <w:sdtPr>
          <w:id w:val="656070825"/>
          <w:tag w:val="goog_rdk_4"/>
        </w:sdtPr>
        <w:sdtContent>
          <w:del w:author="Олег Черноморец" w:id="0" w:date="2026-03-02T16:28:13Z"/>
          <w:sdt>
            <w:sdtPr>
              <w:id w:val="1867679353"/>
              <w:tag w:val="goog_rdk_5"/>
            </w:sdtPr>
            <w:sdtContent>
              <w:del w:author="Олег Черноморец" w:id="0" w:date="2026-03-02T16:28:13Z"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4"/>
                    <w:szCs w:val="24"/>
                    <w:highlight w:val="white"/>
                    <w:rtl w:val="0"/>
                    <w:rPrChange w:author="Олег Черноморец" w:id="1" w:date="2026-03-02T16:28:13Z">
                      <w:rPr>
                        <w:sz w:val="20"/>
                        <w:szCs w:val="20"/>
                      </w:rPr>
                    </w:rPrChange>
                  </w:rPr>
                  <w:delText xml:space="preserve">Tkinter</w:delText>
                </w:r>
              </w:del>
            </w:sdtContent>
          </w:sdt>
          <w:del w:author="Олег Черноморец" w:id="0" w:date="2026-03-02T16:28:13Z"/>
        </w:sdtContent>
      </w:sdt>
      <w:r w:rsidDel="00000000" w:rsidR="00000000" w:rsidRPr="00000000">
        <w:rPr>
          <w:sz w:val="20"/>
          <w:szCs w:val="20"/>
          <w:rtl w:val="0"/>
        </w:rPr>
        <w:t xml:space="preserve">. Интерфейс должен быть полностью русскоязычным, интуитивно понятным для специалиста в предметной области и не содержать специальной ИТтерминологии. Следует минимизировать ручной ввод данных, используя для этого выпадающие списки с фиксированными значениями, соответствующими описанию атрибутов.</w:t>
      </w:r>
    </w:p>
    <w:p w:rsidR="00000000" w:rsidDel="00000000" w:rsidP="00000000" w:rsidRDefault="00000000" w:rsidRPr="00000000" w14:paraId="0000003F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Настройки интерфейса, включая цветовую схему, шрифты, размеры окон и пути к каталогам, должны храниться в конфигурационном файле `config.ini` и иметь возможность изменения пользователем.</w:t>
      </w:r>
    </w:p>
    <w:p w:rsidR="00000000" w:rsidDel="00000000" w:rsidP="00000000" w:rsidRDefault="00000000" w:rsidRPr="00000000" w14:paraId="00000040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yo88l4nvlyo4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4.2. Требования к структуре базы данных</w:t>
      </w:r>
    </w:p>
    <w:p w:rsidR="00000000" w:rsidDel="00000000" w:rsidP="00000000" w:rsidRDefault="00000000" w:rsidRPr="00000000" w14:paraId="00000041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 основе исходного набора данных формируются два справочника, приведенных к третьей нормальной форме. Первый справочник содержит социальнодемографические характеристики клиентов: уникальный идентификатор клиента, возраст, профессию, семейное положение и образование. Второй справочник отражает финансовое положение и кредитную историю: уникальный идентификатор клиента, наличие дефолта, среднегодовой баланс, наличие ипотечного кредита и наличие потребительского кредита.</w:t>
      </w:r>
    </w:p>
    <w:p w:rsidR="00000000" w:rsidDel="00000000" w:rsidP="00000000" w:rsidRDefault="00000000" w:rsidRPr="00000000" w14:paraId="00000042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Справочники хранятся в каталоге `work/data` в двоичном формате с расширением `.pkl`. Формирование всех отчетов осуществляется путем объединения этих справочников с использованием средств библиотеки Pandas.</w:t>
      </w:r>
    </w:p>
    <w:p w:rsidR="00000000" w:rsidDel="00000000" w:rsidP="00000000" w:rsidRDefault="00000000" w:rsidRPr="00000000" w14:paraId="00000043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каждого справочника должен быть реализован отдельный интерфейс, обеспечивающий просмотр содержимого в табличном виде, добавление новых записей с валидацией вводимых значений, удаление и редактирование существующих записей, а также сохранение и загрузку справочников в двоичном формате.</w:t>
      </w:r>
    </w:p>
    <w:p w:rsidR="00000000" w:rsidDel="00000000" w:rsidP="00000000" w:rsidRDefault="00000000" w:rsidRPr="00000000" w14:paraId="00000044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m31ci62chtvx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4.3. Требования к составу и видам отчетов</w:t>
      </w:r>
    </w:p>
    <w:p w:rsidR="00000000" w:rsidDel="00000000" w:rsidP="00000000" w:rsidRDefault="00000000" w:rsidRPr="00000000" w14:paraId="00000045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Приложение должно предоставлять возможность формировать семь типов информационноаналитических отчетов. Для каждого типа отчета создается отдельный графический интерфейс с возможностью выбора параметров. Результаты отчетов отображаются в приложении и могут быть сохранены.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простой текстовый отчет, полученный за счет использования операций проекции и сокращения, т.е. таблица, полученная вычеркиванием части строк и столбцов. При подготовке текстовых отчетов необходимо использовать инструменты объединения таблиц из библиотеки Pandas.;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текстовый статистический отчет по любому набору атрибутов (набор основных описательных статистик, отчет включает в себя: - для качественных переменных (например, пол, место проживания и т.д.) таблицу частот — первый столбец содержит уровни (значения) переменной, второй столбец содержит частоты, т.е. количество объектов с данным уровнем фактора, третий столбец — процент количества указанных объектов от их общего числа - для количественных переменных — основные статистики, т. е. максимум и минимум, арифметическое среднее, выборочную дисперсию и стандартное отклонение, отчет оформлен в виде таблицы - первый столбец список переменных, далее в каждом столбце значение статистики, значение статистик подсчитывается с помощью методов класса pandas.DataFrame;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текстовый отчет «сводная таблица» для любой пары качественных атрибутов с выбором метода агрегации, сводная таблица строится с помощь функции pandas.pivot_table();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графический отчет «кластеризованная столбчатая диаграмма» для пары «качественный атрибут -качественный атрибут», следует использовать matplotlib.pyplot.bar();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графический отчет «категоризированная гистограмма» для пары «количественный атрибут-качественный атрибут», следует использовать matplotlib.pyplot.hist();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графический отчет «категоризированная диаграмма Бокса-Вискера» для пары «количественный атрибут-качественный атрибут» , следует использовать matplotlib.pyplot.boxplot();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графический отчет «категоризированная диаграмма рассеивания» для двух количественных атрибутов и одного качественного атрибута, следует использовать matplotlib.pyplot.scatter().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всех текстовых отчетов должна быть предусмотрена возможность сохранения в файлы формата `.txt` или `.csv` в каталог `work/output/`. Графические отчеты должны экспортироваться в файлы формата `.png` или `.pdf` в каталог `work/graphics/`.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jc w:val="center"/>
        <w:rPr>
          <w:b w:val="1"/>
          <w:bCs w:val="1"/>
          <w:color w:val="000000"/>
        </w:rPr>
      </w:pPr>
      <w:bookmarkStart w:colFirst="0" w:colLast="0" w:name="_heading=h.f681qx7ks63x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5. Требования к программной реализации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sbjqms7gth9p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5.1. Требования к структуре приложения</w:t>
      </w:r>
    </w:p>
    <w:p w:rsidR="00000000" w:rsidDel="00000000" w:rsidP="00000000" w:rsidRDefault="00000000" w:rsidRPr="00000000" w14:paraId="00000052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Приложение размещается в корневом каталоге `work` со следующей структурой. Каталог `data` предназначен для хранения файлов справочников. Каталог `graphics` содержит сохраняемые графические отчеты. В каталоге `library` размещается модуль с универсальными функциями. Каталог `notes` предназначен для документации. Каталог `output` содержит сохраняемые текстовые отчеты. В каталоге `scripts` размещаются главный исполняемый скрипт и модуль с функциями построения отчетов. В корневом каталоге находится конфигурационный файл `config.ini`.</w:t>
      </w:r>
    </w:p>
    <w:p w:rsidR="00000000" w:rsidDel="00000000" w:rsidP="00000000" w:rsidRDefault="00000000" w:rsidRPr="00000000" w14:paraId="00000053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mmi6uf1m52yn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5.2. Требования к организации кода и запуску приложения</w:t>
      </w:r>
    </w:p>
    <w:p w:rsidR="00000000" w:rsidDel="00000000" w:rsidP="00000000" w:rsidRDefault="00000000" w:rsidRPr="00000000" w14:paraId="00000054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Код разрабатывается в функциональном стиле, использование классов запрещено. При разработке необходимо строго соблюдать стандарты PEP 8 и PEP 257. Каждая функция должна содержать строку документации с описанием назначения, входных параметров, возвращаемого значения и указанием автора. Код должен содержать подробные комментарии, поясняющие логику работы. Оценка качества кода в среде разработки Spyder с использованием линтера PyLint должна быть не ниже 8 баллов из 10.</w:t>
      </w:r>
    </w:p>
    <w:p w:rsidR="00000000" w:rsidDel="00000000" w:rsidP="00000000" w:rsidRDefault="00000000" w:rsidRPr="00000000" w14:paraId="00000055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Использование библиотек, не входящих в разрешенный перечень, запрещено. Разрешены только NumPy, Pandas, Matplotlib, Tkinter и стандартная библиотека Python.</w:t>
      </w:r>
    </w:p>
    <w:p w:rsidR="00000000" w:rsidDel="00000000" w:rsidP="00000000" w:rsidRDefault="00000000" w:rsidRPr="00000000" w14:paraId="00000056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Приложение должно запускаться из командной строки командой `python scripts/main.py`. При запуске не должны возникать ошибки, связанные с отсутствием файлов или некорректными путями. Все пути к файлам должны быть относительными - относительно корневого каталога `work`.</w:t>
      </w:r>
    </w:p>
    <w:p w:rsidR="00000000" w:rsidDel="00000000" w:rsidP="00000000" w:rsidRDefault="00000000" w:rsidRPr="00000000" w14:paraId="00000057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jc w:val="center"/>
        <w:rPr>
          <w:b w:val="1"/>
          <w:bCs w:val="1"/>
          <w:color w:val="000000"/>
        </w:rPr>
      </w:pPr>
      <w:bookmarkStart w:colFirst="0" w:colLast="0" w:name="_heading=h.7zb2fc5uj3es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6. Требования к документации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xh6iojdnj382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6.1. Руководство пользователя</w:t>
      </w:r>
    </w:p>
    <w:p w:rsidR="00000000" w:rsidDel="00000000" w:rsidP="00000000" w:rsidRDefault="00000000" w:rsidRPr="00000000" w14:paraId="0000005C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Руководство пользователя должно содержать следующие разделы: назначение приложения, системные требования, инструкцию по установке, инструкцию по запуску из командной строки, описание всех функций приложения с иллюстрациями в виде скриншотов, инструкцию по настройке параметров в конфигурационном файле, а также указание мест хранения сформированных отчетов.</w:t>
      </w:r>
    </w:p>
    <w:p w:rsidR="00000000" w:rsidDel="00000000" w:rsidP="00000000" w:rsidRDefault="00000000" w:rsidRPr="00000000" w14:paraId="0000005D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h9ilaq8p832g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6.2. Руководство разработчика</w:t>
      </w:r>
    </w:p>
    <w:p w:rsidR="00000000" w:rsidDel="00000000" w:rsidP="00000000" w:rsidRDefault="00000000" w:rsidRPr="00000000" w14:paraId="0000005E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Руководство разработчика должно включать: системные требования и версии использованного программного обеспечения, описание архитектуры приложения и взаимосвязей между модулями, детальное описание структуры каталогов, листинги всех модулей с комментариями, а также описание схемы базы данных и обоснование приведения справочников к третьей нормальной форме.</w:t>
      </w:r>
    </w:p>
    <w:p w:rsidR="00000000" w:rsidDel="00000000" w:rsidP="00000000" w:rsidRDefault="00000000" w:rsidRPr="00000000" w14:paraId="0000005F">
      <w:pPr>
        <w:pStyle w:val="Heading3"/>
        <w:ind w:firstLine="708"/>
        <w:rPr>
          <w:b w:val="1"/>
          <w:bCs w:val="1"/>
          <w:color w:val="000000"/>
        </w:rPr>
      </w:pPr>
      <w:bookmarkStart w:colFirst="0" w:colLast="0" w:name="_heading=h.toi7kcuj3z3l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6.3. Оформление документации</w:t>
      </w:r>
    </w:p>
    <w:p w:rsidR="00000000" w:rsidDel="00000000" w:rsidP="00000000" w:rsidRDefault="00000000" w:rsidRPr="00000000" w14:paraId="00000060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Документация оформляется шрифтом Calibri Light размером 12 с межстрочным интервалом 1,15. Каждый документ должен иметь титульный лист с указанием учебного заведения, учебной программы, учебной группы, номера и состава бригады, а также контактных данных директора проекта. В документах должно присутствовать автоматически собранное оглавление, все страницы должны быть пронумерованы. Таблицы и рисунки должны иметь номера и подписи.</w:t>
      </w:r>
    </w:p>
    <w:p w:rsidR="00000000" w:rsidDel="00000000" w:rsidP="00000000" w:rsidRDefault="00000000" w:rsidRPr="00000000" w14:paraId="0000006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jc w:val="center"/>
        <w:rPr>
          <w:b w:val="1"/>
          <w:bCs w:val="1"/>
          <w:color w:val="000000"/>
        </w:rPr>
      </w:pPr>
      <w:bookmarkStart w:colFirst="0" w:colLast="0" w:name="_heading=h.rfme7jjs65w8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7. Критерии оценивания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Работоспособность приложения оценивается по отсутствию ошибок при запуске и выполнении всех функций. Наличие критической ошибки приводит к оценке ноль баллов.</w:t>
      </w:r>
    </w:p>
    <w:p w:rsidR="00000000" w:rsidDel="00000000" w:rsidP="00000000" w:rsidRDefault="00000000" w:rsidRPr="00000000" w14:paraId="00000065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Структура базы данных оценивается по наличию двух справочников, приведенных к третьей нормальной форме, и полноте реализованных операций работы с ними.</w:t>
      </w:r>
    </w:p>
    <w:p w:rsidR="00000000" w:rsidDel="00000000" w:rsidP="00000000" w:rsidRDefault="00000000" w:rsidRPr="00000000" w14:paraId="00000066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Полнота реализации отчетов оценивается по наличию всех семи требуемых типов отчетов и качеству их выполнения.</w:t>
      </w:r>
    </w:p>
    <w:p w:rsidR="00000000" w:rsidDel="00000000" w:rsidP="00000000" w:rsidRDefault="00000000" w:rsidRPr="00000000" w14:paraId="00000067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Качество интерфейса оценивается по русскоязычности, удобству использования, минимизации ручного ввода и наличию настраиваемых параметров через конфигурационный файл. Отсутствие возможности настройки интерфейса приводит к оценке ноль баллов.</w:t>
      </w:r>
    </w:p>
    <w:p w:rsidR="00000000" w:rsidDel="00000000" w:rsidP="00000000" w:rsidRDefault="00000000" w:rsidRPr="00000000" w14:paraId="00000068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Качество кода оценивается по соответствию стандартам PEP 8 и PEP 257, наличию документации функций и комментариев. Оценка качества кода в среде Spyder ниже 8 баллов приводит к оценке ноль баллов.</w:t>
      </w:r>
    </w:p>
    <w:p w:rsidR="00000000" w:rsidDel="00000000" w:rsidP="00000000" w:rsidRDefault="00000000" w:rsidRPr="00000000" w14:paraId="00000069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Качество документации оценивается по полноте и соответствию предъявляемым требованиям к оформлению.</w:t>
      </w:r>
    </w:p>
    <w:p w:rsidR="00000000" w:rsidDel="00000000" w:rsidP="00000000" w:rsidRDefault="00000000" w:rsidRPr="00000000" w14:paraId="0000006A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обнаружении плагиата, выражающегося в совпадении более пятидесяти процентов строк кода с работой другой бригады, работа оценивается в ноль баллов.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jc w:val="center"/>
        <w:rPr>
          <w:b w:val="1"/>
          <w:bCs w:val="1"/>
          <w:color w:val="000000"/>
        </w:rPr>
      </w:pPr>
      <w:bookmarkStart w:colFirst="0" w:colLast="0" w:name="_heading=h.sjm7hehob8fd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8. Порядок сдачи и приемки работы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Финальная версия приложения предоставляется в виде заархивированной папки `work`. Имя архива формируется по шаблону: группа из трех символов, бригада из двух символов, версия из трех символов, расширение zip.</w:t>
      </w:r>
    </w:p>
    <w:p w:rsidR="00000000" w:rsidDel="00000000" w:rsidP="00000000" w:rsidRDefault="00000000" w:rsidRPr="00000000" w14:paraId="0000006F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Архив защищается постоянным паролем, который директор проекта сообщает преподавателю в личном сообщении в Telegram. Промежуточные версии также выкладываются в Telegram группу с соответствующим номером версии.</w:t>
      </w:r>
    </w:p>
    <w:p w:rsidR="00000000" w:rsidDel="00000000" w:rsidP="00000000" w:rsidRDefault="00000000" w:rsidRPr="00000000" w14:paraId="00000070">
      <w:pPr>
        <w:ind w:firstLine="708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Приложение должно запускаться из командной строки без ошибок. Проверка работоспособности осуществляется преподавателем в соответствии с руководством пользователя.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ind w:firstLine="708"/>
        <w:rPr>
          <w:b w:val="1"/>
          <w:bCs w:val="1"/>
          <w:color w:val="000000"/>
        </w:rPr>
      </w:pPr>
      <w:bookmarkStart w:colFirst="0" w:colLast="0" w:name="_heading=h.hfnfb3z7oebz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Разработчики проекта: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Старченко Денис Сергеевич (база данных и сортировка)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Садовский Арсений Валентинович (аналитика и вычисления)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Черноморец Олег Сергеевич (визуал и приложение)</w:t>
      </w:r>
    </w:p>
    <w:p w:rsidR="00000000" w:rsidDel="00000000" w:rsidP="00000000" w:rsidRDefault="00000000" w:rsidRPr="00000000" w14:paraId="00000078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 группы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БИВ255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0.7874015748032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mmer3809" w:id="0" w:date="2026-02-21T17:39:34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Хорошая тема! проверка123</w:t>
      </w:r>
    </w:p>
  </w:comment>
  <w:comment w:author="Stuart Bik" w:id="1" w:date="2026-02-21T17:43:04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nice!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B" w15:done="0"/>
  <w15:commentEx w15:paraId="0000007C" w15:paraIdParent="0000007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/>
    </w:lvl>
    <w:lvl w:ilvl="1">
      <w:start w:val="1"/>
      <w:numFmt w:val="lowerLetter"/>
      <w:lvlText w:val="%2."/>
      <w:lvlJc w:val="left"/>
      <w:pPr>
        <w:ind w:left="1140" w:hanging="360"/>
      </w:pPr>
      <w:rPr/>
    </w:lvl>
    <w:lvl w:ilvl="2">
      <w:start w:val="1"/>
      <w:numFmt w:val="lowerRoman"/>
      <w:lvlText w:val="%3."/>
      <w:lvlJc w:val="right"/>
      <w:pPr>
        <w:ind w:left="1860" w:hanging="180"/>
      </w:pPr>
      <w:rPr/>
    </w:lvl>
    <w:lvl w:ilvl="3">
      <w:start w:val="1"/>
      <w:numFmt w:val="decimal"/>
      <w:lvlText w:val="%4."/>
      <w:lvlJc w:val="left"/>
      <w:pPr>
        <w:ind w:left="2580" w:hanging="360"/>
      </w:pPr>
      <w:rPr/>
    </w:lvl>
    <w:lvl w:ilvl="4">
      <w:start w:val="1"/>
      <w:numFmt w:val="lowerLetter"/>
      <w:lvlText w:val="%5."/>
      <w:lvlJc w:val="left"/>
      <w:pPr>
        <w:ind w:left="3300" w:hanging="360"/>
      </w:pPr>
      <w:rPr/>
    </w:lvl>
    <w:lvl w:ilvl="5">
      <w:start w:val="1"/>
      <w:numFmt w:val="lowerRoman"/>
      <w:lvlText w:val="%6."/>
      <w:lvlJc w:val="right"/>
      <w:pPr>
        <w:ind w:left="4020" w:hanging="180"/>
      </w:pPr>
      <w:rPr/>
    </w:lvl>
    <w:lvl w:ilvl="6">
      <w:start w:val="1"/>
      <w:numFmt w:val="decimal"/>
      <w:lvlText w:val="%7."/>
      <w:lvlJc w:val="left"/>
      <w:pPr>
        <w:ind w:left="4740" w:hanging="360"/>
      </w:pPr>
      <w:rPr/>
    </w:lvl>
    <w:lvl w:ilvl="7">
      <w:start w:val="1"/>
      <w:numFmt w:val="lowerLetter"/>
      <w:lvlText w:val="%8."/>
      <w:lvlJc w:val="left"/>
      <w:pPr>
        <w:ind w:left="5460" w:hanging="360"/>
      </w:pPr>
      <w:rPr/>
    </w:lvl>
    <w:lvl w:ilvl="8">
      <w:start w:val="1"/>
      <w:numFmt w:val="lowerRoman"/>
      <w:lvlText w:val="%9."/>
      <w:lvlJc w:val="right"/>
      <w:pPr>
        <w:ind w:left="61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4E0B5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4E0B59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30" w:customStyle="1">
    <w:name w:val="Заголовок 3 Знак"/>
    <w:basedOn w:val="a0"/>
    <w:link w:val="3"/>
    <w:uiPriority w:val="9"/>
    <w:rsid w:val="004E0B5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a3">
    <w:name w:val="List Paragraph"/>
    <w:basedOn w:val="a"/>
    <w:uiPriority w:val="34"/>
    <w:qFormat w:val="1"/>
    <w:rsid w:val="00135CC8"/>
    <w:pPr>
      <w:ind w:left="720"/>
      <w:contextualSpacing w:val="1"/>
    </w:pPr>
  </w:style>
  <w:style w:type="paragraph" w:styleId="a4">
    <w:name w:val="TOC Heading"/>
    <w:basedOn w:val="1"/>
    <w:next w:val="a"/>
    <w:uiPriority w:val="39"/>
    <w:unhideWhenUsed w:val="1"/>
    <w:qFormat w:val="1"/>
    <w:rsid w:val="00E9238E"/>
    <w:pPr>
      <w:outlineLvl w:val="9"/>
    </w:pPr>
    <w:rPr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E9238E"/>
    <w:pPr>
      <w:spacing w:after="100"/>
    </w:pPr>
  </w:style>
  <w:style w:type="paragraph" w:styleId="21">
    <w:name w:val="toc 2"/>
    <w:basedOn w:val="a"/>
    <w:next w:val="a"/>
    <w:autoRedefine w:val="1"/>
    <w:uiPriority w:val="39"/>
    <w:unhideWhenUsed w:val="1"/>
    <w:rsid w:val="00E9238E"/>
    <w:pPr>
      <w:spacing w:after="100"/>
      <w:ind w:left="220"/>
    </w:pPr>
  </w:style>
  <w:style w:type="paragraph" w:styleId="31">
    <w:name w:val="toc 3"/>
    <w:basedOn w:val="a"/>
    <w:next w:val="a"/>
    <w:autoRedefine w:val="1"/>
    <w:uiPriority w:val="39"/>
    <w:unhideWhenUsed w:val="1"/>
    <w:rsid w:val="00E9238E"/>
    <w:pPr>
      <w:spacing w:after="100"/>
      <w:ind w:left="440"/>
    </w:pPr>
  </w:style>
  <w:style w:type="character" w:styleId="a5">
    <w:name w:val="Hyperlink"/>
    <w:basedOn w:val="a0"/>
    <w:uiPriority w:val="99"/>
    <w:unhideWhenUsed w:val="1"/>
    <w:rsid w:val="00E9238E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7bQBN/6Pp7R8CItWiNDs/VdLnA==">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2026-02-19T10:42:00Z</dcterms:created>
  <dc:creator>Арсений Садовский</dc:creator>
</cp:coreProperties>
</file>